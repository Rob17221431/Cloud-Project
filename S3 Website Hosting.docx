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9A6D7" w14:textId="6224DEAB" w:rsidR="000B2E93" w:rsidRDefault="00E67D7B">
      <w:r w:rsidRPr="00E67D7B">
        <w:rPr>
          <w:noProof/>
        </w:rPr>
        <w:drawing>
          <wp:inline distT="0" distB="0" distL="0" distR="0" wp14:anchorId="3B7F3AA3" wp14:editId="1A64DFE6">
            <wp:extent cx="5943600" cy="3231515"/>
            <wp:effectExtent l="0" t="0" r="0" b="6985"/>
            <wp:docPr id="1373340259" name="Picture 1373340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34025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E3E42" w14:textId="77777777" w:rsidR="00E67D7B" w:rsidRDefault="00E67D7B"/>
    <w:p w14:paraId="63AAFE29" w14:textId="3B8DB93D" w:rsidR="00E67D7B" w:rsidRDefault="00E67D7B">
      <w:r w:rsidRPr="00E67D7B">
        <w:rPr>
          <w:noProof/>
        </w:rPr>
        <w:drawing>
          <wp:inline distT="0" distB="0" distL="0" distR="0" wp14:anchorId="47083C37" wp14:editId="79D26C15">
            <wp:extent cx="5943600" cy="3192780"/>
            <wp:effectExtent l="0" t="0" r="0" b="7620"/>
            <wp:docPr id="1649604441" name="Picture 1649604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60444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85651" w14:textId="77777777" w:rsidR="00E67D7B" w:rsidRDefault="00E67D7B"/>
    <w:p w14:paraId="6323AA72" w14:textId="7EA81839" w:rsidR="00E67D7B" w:rsidRDefault="005453A7">
      <w:r w:rsidRPr="005453A7">
        <w:rPr>
          <w:noProof/>
        </w:rPr>
        <w:lastRenderedPageBreak/>
        <w:drawing>
          <wp:inline distT="0" distB="0" distL="0" distR="0" wp14:anchorId="11B64B74" wp14:editId="0B98E631">
            <wp:extent cx="5943600" cy="3230880"/>
            <wp:effectExtent l="0" t="0" r="0" b="7620"/>
            <wp:docPr id="1833595484" name="Picture 1833595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59548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DB585" w14:textId="77777777" w:rsidR="005453A7" w:rsidRDefault="005453A7"/>
    <w:p w14:paraId="03F956A8" w14:textId="79407BA1" w:rsidR="005453A7" w:rsidRDefault="008B5C0F">
      <w:r w:rsidRPr="008B5C0F">
        <w:rPr>
          <w:noProof/>
        </w:rPr>
        <w:drawing>
          <wp:inline distT="0" distB="0" distL="0" distR="0" wp14:anchorId="39D3C5F3" wp14:editId="1B100770">
            <wp:extent cx="5943600" cy="3230245"/>
            <wp:effectExtent l="0" t="0" r="0" b="8255"/>
            <wp:docPr id="72659427" name="Picture 726594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594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CF5C" w14:textId="77777777" w:rsidR="008B5C0F" w:rsidRDefault="008B5C0F"/>
    <w:p w14:paraId="12E9B5F3" w14:textId="0A3E5164" w:rsidR="008B5C0F" w:rsidRDefault="002C6BA3">
      <w:r w:rsidRPr="002C6BA3">
        <w:rPr>
          <w:noProof/>
        </w:rPr>
        <w:lastRenderedPageBreak/>
        <w:drawing>
          <wp:inline distT="0" distB="0" distL="0" distR="0" wp14:anchorId="13C520B4" wp14:editId="3C437411">
            <wp:extent cx="5943600" cy="3234055"/>
            <wp:effectExtent l="0" t="0" r="0" b="4445"/>
            <wp:docPr id="2016771642" name="Picture 20167716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77164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74065" w14:textId="77777777" w:rsidR="002C6BA3" w:rsidRDefault="002C6BA3"/>
    <w:p w14:paraId="15CC7679" w14:textId="77777777" w:rsidR="002C6BA3" w:rsidRDefault="002C6BA3"/>
    <w:p w14:paraId="3CE90B06" w14:textId="672AF46A" w:rsidR="009C6655" w:rsidRDefault="009C6655">
      <w:r w:rsidRPr="009C6655">
        <w:rPr>
          <w:noProof/>
        </w:rPr>
        <w:drawing>
          <wp:inline distT="0" distB="0" distL="0" distR="0" wp14:anchorId="75EF7B65" wp14:editId="0F3EC454">
            <wp:extent cx="5943600" cy="3233420"/>
            <wp:effectExtent l="0" t="0" r="0" b="5080"/>
            <wp:docPr id="1257956591" name="Picture 1257956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95659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8E045" w14:textId="77777777" w:rsidR="009C6655" w:rsidRDefault="009C6655"/>
    <w:p w14:paraId="774D8479" w14:textId="14695344" w:rsidR="009C6655" w:rsidRDefault="007A349C">
      <w:r w:rsidRPr="007A349C">
        <w:rPr>
          <w:noProof/>
        </w:rPr>
        <w:lastRenderedPageBreak/>
        <w:drawing>
          <wp:inline distT="0" distB="0" distL="0" distR="0" wp14:anchorId="27AC13A6" wp14:editId="760801F2">
            <wp:extent cx="5943600" cy="3204210"/>
            <wp:effectExtent l="0" t="0" r="0" b="0"/>
            <wp:docPr id="1821149495" name="Picture 18211494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14949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5145" w14:textId="77777777" w:rsidR="007A349C" w:rsidRDefault="007A349C"/>
    <w:p w14:paraId="2EF27567" w14:textId="7B95122D" w:rsidR="007A349C" w:rsidRDefault="0040468B">
      <w:r w:rsidRPr="0040468B">
        <w:rPr>
          <w:noProof/>
        </w:rPr>
        <w:drawing>
          <wp:inline distT="0" distB="0" distL="0" distR="0" wp14:anchorId="20E74FF8" wp14:editId="32432ED3">
            <wp:extent cx="5943600" cy="3208020"/>
            <wp:effectExtent l="0" t="0" r="0" b="0"/>
            <wp:docPr id="1559383834" name="Picture 15593838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3838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5ED02" w14:textId="77777777" w:rsidR="0040468B" w:rsidRDefault="0040468B"/>
    <w:p w14:paraId="19686C74" w14:textId="41650E6D" w:rsidR="0040468B" w:rsidRDefault="00703CC3">
      <w:ins w:id="0" w:author="Robin D'Souza" w:date="2023-11-09T12:02:00Z">
        <w:r w:rsidRPr="00703CC3">
          <w:rPr>
            <w:noProof/>
          </w:rPr>
          <w:lastRenderedPageBreak/>
          <w:drawing>
            <wp:inline distT="0" distB="0" distL="0" distR="0" wp14:anchorId="5CE74762" wp14:editId="1869EEBB">
              <wp:extent cx="5943600" cy="1200150"/>
              <wp:effectExtent l="0" t="0" r="0" b="0"/>
              <wp:docPr id="363965094" name="Picture 36396509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363965094" name=""/>
                      <pic:cNvPicPr/>
                    </pic:nvPicPr>
                    <pic:blipFill>
                      <a:blip r:embed="rId12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5943600" cy="12001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ins>
    </w:p>
    <w:p w14:paraId="6588146B" w14:textId="77777777" w:rsidR="00FB433D" w:rsidRDefault="00FB433D"/>
    <w:p w14:paraId="5A0457D2" w14:textId="77777777" w:rsidR="00FB433D" w:rsidRDefault="00FB433D"/>
    <w:p w14:paraId="19D7B34C" w14:textId="40327235" w:rsidR="00374053" w:rsidRDefault="00374053">
      <w:pPr>
        <w:rPr>
          <w:ins w:id="1" w:author="Robin D'Souza" w:date="2023-11-09T12:02:00Z"/>
        </w:rPr>
      </w:pPr>
      <w:r w:rsidRPr="00374053">
        <w:rPr>
          <w:noProof/>
        </w:rPr>
        <w:drawing>
          <wp:inline distT="0" distB="0" distL="0" distR="0" wp14:anchorId="6AB06F7E" wp14:editId="4DFB3679">
            <wp:extent cx="5943600" cy="3236595"/>
            <wp:effectExtent l="0" t="0" r="0" b="1905"/>
            <wp:docPr id="11032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2484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96628" w14:textId="2264FA9B" w:rsidR="00E67D7B" w:rsidRDefault="00D713AB">
      <w:r w:rsidRPr="00D713AB">
        <w:rPr>
          <w:noProof/>
        </w:rPr>
        <w:lastRenderedPageBreak/>
        <w:drawing>
          <wp:inline distT="0" distB="0" distL="0" distR="0" wp14:anchorId="16EEC0FC" wp14:editId="258D12E4">
            <wp:extent cx="5943600" cy="3221990"/>
            <wp:effectExtent l="0" t="0" r="0" b="0"/>
            <wp:docPr id="5618597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85974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25FA7" w14:textId="77777777" w:rsidR="00D713AB" w:rsidRDefault="00D713AB"/>
    <w:p w14:paraId="68E56E7C" w14:textId="2622255F" w:rsidR="00D713AB" w:rsidRDefault="00B61CFF">
      <w:r w:rsidRPr="00B61CFF">
        <w:rPr>
          <w:noProof/>
        </w:rPr>
        <w:drawing>
          <wp:inline distT="0" distB="0" distL="0" distR="0" wp14:anchorId="070067CF" wp14:editId="2FF5D6D4">
            <wp:extent cx="5943600" cy="3247390"/>
            <wp:effectExtent l="0" t="0" r="0" b="0"/>
            <wp:docPr id="108776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7688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5F02" w14:textId="77777777" w:rsidR="00B61CFF" w:rsidRDefault="00B61CFF"/>
    <w:p w14:paraId="2B17EB24" w14:textId="45737BD4" w:rsidR="00B61CFF" w:rsidRDefault="00D92965">
      <w:r w:rsidRPr="00D92965">
        <w:rPr>
          <w:noProof/>
        </w:rPr>
        <w:lastRenderedPageBreak/>
        <w:drawing>
          <wp:inline distT="0" distB="0" distL="0" distR="0" wp14:anchorId="7A624F46" wp14:editId="34FF6165">
            <wp:extent cx="5943600" cy="3204845"/>
            <wp:effectExtent l="0" t="0" r="0" b="0"/>
            <wp:docPr id="486491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49157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0ACF0" w14:textId="77777777" w:rsidR="00D92965" w:rsidRDefault="00D92965"/>
    <w:p w14:paraId="37AB5178" w14:textId="0F9E2015" w:rsidR="00D92965" w:rsidRDefault="00EB1F6F">
      <w:r w:rsidRPr="00EB1F6F">
        <w:rPr>
          <w:noProof/>
        </w:rPr>
        <w:drawing>
          <wp:inline distT="0" distB="0" distL="0" distR="0" wp14:anchorId="4041901C" wp14:editId="19445106">
            <wp:extent cx="5943600" cy="3242310"/>
            <wp:effectExtent l="0" t="0" r="0" b="0"/>
            <wp:docPr id="1202354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35490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57783" w14:textId="77777777" w:rsidR="00D713AB" w:rsidRDefault="00D713AB"/>
    <w:p w14:paraId="3BBCF1CC" w14:textId="2C1BA96B" w:rsidR="00E67D7B" w:rsidRDefault="00E67D7B"/>
    <w:p w14:paraId="768E0EC2" w14:textId="77777777" w:rsidR="00E67D7B" w:rsidRDefault="00E67D7B"/>
    <w:p w14:paraId="1F4834FA" w14:textId="624FD7EE" w:rsidR="00E67D7B" w:rsidRDefault="00E67D7B"/>
    <w:p w14:paraId="5A1E2ED0" w14:textId="77777777" w:rsidR="00E67D7B" w:rsidRDefault="00E67D7B"/>
    <w:p w14:paraId="62BEBF34" w14:textId="77777777" w:rsidR="00E67D7B" w:rsidRDefault="00E67D7B"/>
    <w:sectPr w:rsidR="00E67D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obin D'Souza">
    <w15:presenceInfo w15:providerId="Windows Live" w15:userId="e1b1de12820cced1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7D7B"/>
    <w:rsid w:val="000B2E93"/>
    <w:rsid w:val="002C6BA3"/>
    <w:rsid w:val="00374053"/>
    <w:rsid w:val="0040468B"/>
    <w:rsid w:val="005453A7"/>
    <w:rsid w:val="00703CC3"/>
    <w:rsid w:val="00753D7F"/>
    <w:rsid w:val="007A349C"/>
    <w:rsid w:val="008B5C0F"/>
    <w:rsid w:val="009C6655"/>
    <w:rsid w:val="00B61CFF"/>
    <w:rsid w:val="00D713AB"/>
    <w:rsid w:val="00D92965"/>
    <w:rsid w:val="00E508CB"/>
    <w:rsid w:val="00E67D7B"/>
    <w:rsid w:val="00EB1F6F"/>
    <w:rsid w:val="00F666FF"/>
    <w:rsid w:val="00FB4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9B7D84"/>
  <w15:chartTrackingRefBased/>
  <w15:docId w15:val="{A438B12F-2815-4745-A6D0-BBD246290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microsoft.com/office/2011/relationships/people" Target="peop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8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Robin D'Souza</dc:creator>
  <cp:keywords/>
  <dc:description/>
  <cp:lastModifiedBy>Robin D'Souza</cp:lastModifiedBy>
  <cp:revision>8</cp:revision>
  <dcterms:created xsi:type="dcterms:W3CDTF">2023-11-09T06:00:00Z</dcterms:created>
  <dcterms:modified xsi:type="dcterms:W3CDTF">2023-11-09T06:42:00Z</dcterms:modified>
</cp:coreProperties>
</file>